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33D0F">
      <w:pPr>
        <w:snapToGrid w:val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河南科技大学本科生毕业设计说明书（论文）撰写规范(2025届)</w:t>
      </w:r>
    </w:p>
    <w:p w14:paraId="334A34BA">
      <w:pPr>
        <w:pStyle w:val="6"/>
        <w:snapToGrid w:val="0"/>
        <w:ind w:firstLine="480"/>
        <w:rPr>
          <w:rFonts w:ascii="宋体" w:hAnsi="宋体"/>
          <w:sz w:val="24"/>
        </w:rPr>
      </w:pPr>
    </w:p>
    <w:p w14:paraId="40D599F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（论文）是本科人才培养中十分重要的环节，毕业设计说明书与毕业论文的质量体现了学校教学工作的水平，撰写毕业设计说明书（论文）是学生的基本能力之一。为了统一我校本科生毕业设计说明书（论文）的编辑格式，特制定本规范。本规范约定的编辑格式主要适用于用中文撰写的毕业设计说明书（论文）。涉外专业</w:t>
      </w:r>
      <w:bookmarkStart w:id="2" w:name="_GoBack"/>
      <w:bookmarkEnd w:id="2"/>
      <w:r>
        <w:rPr>
          <w:rFonts w:hint="eastAsia" w:ascii="宋体" w:hAnsi="宋体"/>
          <w:sz w:val="24"/>
        </w:rPr>
        <w:t>用英文或其他外国语撰写毕业论文可参照本规范执行。</w:t>
      </w:r>
    </w:p>
    <w:p w14:paraId="45DEA44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毕业设计资料包含所有设计类课题的研究成果。一般应包括若干张图纸（或程序）及配套的设计说明书。毕业论文应科学客观地反映论文撰写期间的全部工作和成果。</w:t>
      </w:r>
    </w:p>
    <w:p w14:paraId="17CF9ACA">
      <w:pPr>
        <w:pStyle w:val="6"/>
        <w:snapToGrid w:val="0"/>
        <w:ind w:firstLine="0" w:firstLineChars="0"/>
        <w:rPr>
          <w:ins w:id="0" w:author="Admin" w:date="2025-02-13T10:30:00Z"/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毕业设计说明书（论文）正文字数原则上不少于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000字。外语类、建筑类、音乐学、美术学等专业的字数可参照《本科专业类教学质量国家标准》由学院确定。</w:t>
      </w:r>
    </w:p>
    <w:p w14:paraId="0F27ED54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在遵照本规范的前提下，各学院（系）还可根据不同专业特点对相关专业的毕业设计说明书（论文）撰写格式提出更具体的要求。</w:t>
      </w:r>
    </w:p>
    <w:p w14:paraId="09C85D73">
      <w:pPr>
        <w:pStyle w:val="6"/>
        <w:snapToGrid w:val="0"/>
        <w:spacing w:before="156" w:beforeLines="50" w:after="156" w:afterLines="50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一、毕业设计说明书（论文）的结构要求 </w:t>
      </w:r>
    </w:p>
    <w:p w14:paraId="66B5C58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毕业设计（论文）的结构应包括如下内容：</w:t>
      </w:r>
    </w:p>
    <w:p w14:paraId="66673064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封面；</w:t>
      </w:r>
    </w:p>
    <w:p w14:paraId="41BE7924">
      <w:pPr>
        <w:spacing w:line="360" w:lineRule="auto"/>
        <w:ind w:firstLine="480" w:firstLineChars="200"/>
        <w:rPr>
          <w:ins w:id="1" w:author="Admin" w:date="2024-11-26T15:34:00Z"/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学位论文写作声明、使用授权说明；</w:t>
      </w:r>
    </w:p>
    <w:p w14:paraId="010310C3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中英文摘要（含关键词）；</w:t>
      </w:r>
    </w:p>
    <w:p w14:paraId="6DA6CB1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目录；</w:t>
      </w:r>
    </w:p>
    <w:p w14:paraId="32C9879F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正文；</w:t>
      </w:r>
    </w:p>
    <w:p w14:paraId="7864BD8B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6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参考文献；</w:t>
      </w:r>
    </w:p>
    <w:p w14:paraId="4BC8751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7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致谢；</w:t>
      </w:r>
    </w:p>
    <w:p w14:paraId="64407C92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8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附录；</w:t>
      </w:r>
    </w:p>
    <w:p w14:paraId="18F7D3F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9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封底。</w:t>
      </w:r>
    </w:p>
    <w:p w14:paraId="768C80C6">
      <w:pPr>
        <w:pStyle w:val="6"/>
        <w:snapToGrid w:val="0"/>
        <w:spacing w:before="156" w:beforeLines="50" w:after="156" w:afterLines="50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二、毕业设计（论文）的内容要求</w:t>
      </w:r>
    </w:p>
    <w:p w14:paraId="0735336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毕业设计（论文）要求：内容层次分明、文理通顺、数据可靠、文字简练、说明透彻、立论正确、推理严谨。</w:t>
      </w:r>
    </w:p>
    <w:p w14:paraId="1F01B97B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毕业设计（论文）一般由</w:t>
      </w: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>个主要部分组成，依次为：</w:t>
      </w:r>
    </w:p>
    <w:p w14:paraId="20356CF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.封面：学校统一模板。封面填写课题名称，作者姓名，指导教师姓名，学院及专业等内容；题目应能准确概括整个设计或论文核心的内容，具体、切题，不能太笼统。中文题目一般不超过25个汉字，必要时可加副标题。</w:t>
      </w:r>
    </w:p>
    <w:p w14:paraId="3CA20BEF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2.学位论文原创性声明和版权使用授权书。</w:t>
      </w:r>
    </w:p>
    <w:p w14:paraId="2FB09F40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3.中英文摘要：扼要概括论文的主要内容和观点，语言精练、明确，语句流畅；英文摘要须与中文摘要内容相对应；中文摘要约300―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00个汉字，外文摘要约300个左右实词；关键词要反映毕业设计说明书（论文）的主要内容，数量一般为3―5个。</w:t>
      </w:r>
    </w:p>
    <w:p w14:paraId="25DA2268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4.目录：按照三级标题（章，节，小节）编写，要求与正文章节标题一致，层次清晰、简明扼要；标明页码。</w:t>
      </w:r>
    </w:p>
    <w:p w14:paraId="3C66C68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5.正文：论文正文包括前言或绪论、论文主体及结论等部分。</w:t>
      </w:r>
    </w:p>
    <w:p w14:paraId="4DDBCFB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绪论（前言）：绪论是论文正文的开端，内容应包括：本课题的选题意义、一些需要界定说明的问题、本课题的研究现状的梳理与评述、本论文所做的主要工作（论文的重点和创新点）、论文的研究思路（一级标题每部分都主要写什么）。</w:t>
      </w:r>
    </w:p>
    <w:p w14:paraId="04BD483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（2）论文主体写作形式可因课题的类型不同而变化。</w:t>
      </w:r>
    </w:p>
    <w:p w14:paraId="6C878B64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：工程设计类的设计说明书通常可包括设计任务、设计意义与作用、设计方案选择与计算、主要零件的受力分析和强度校核、经济技术分析等；软件工程类通常可包括软件设计说明书、使用说明书、软件测试分析报告、项目开发总结和源程序等；要求客观真切、准确完备、合乎逻辑、文字简练、语句通顺、层次清楚、重点突出。</w:t>
      </w:r>
    </w:p>
    <w:p w14:paraId="76142EC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论文：可分为若干章节，陈述全部的实验过程及研究结果。一般包括：研究目的、研究内容、研究方法、实验步骤、研究结果分析、讨论等内容。结构严谨、逻辑性强。正文（包括绪论）中引用他人的文章、数据或论点时，均应按先后顺序，在所引用部分的字句最后右上角处用方括号标明数字编码。</w:t>
      </w:r>
    </w:p>
    <w:p w14:paraId="1546AA31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（3）结论：结论是对设计和研究工作进行归纳和总结，包括与已有结果的比较，本课题尚存在的问题，对进一步开展研究的见解与建议；要求言简意赅。 </w:t>
      </w:r>
    </w:p>
    <w:p w14:paraId="52FBE22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正文可包含注释，注释</w:t>
      </w:r>
      <w:r>
        <w:rPr>
          <w:rFonts w:ascii="宋体" w:hAnsi="宋体"/>
          <w:sz w:val="24"/>
        </w:rPr>
        <w:t>是对</w:t>
      </w:r>
      <w:r>
        <w:rPr>
          <w:rFonts w:hint="eastAsia" w:ascii="宋体" w:hAnsi="宋体"/>
          <w:sz w:val="24"/>
        </w:rPr>
        <w:t>论文正文中某些观点</w:t>
      </w:r>
      <w:r>
        <w:rPr>
          <w:rFonts w:ascii="宋体" w:hAnsi="宋体"/>
          <w:sz w:val="24"/>
        </w:rPr>
        <w:t>、</w:t>
      </w:r>
      <w:r>
        <w:rPr>
          <w:rFonts w:hint="eastAsia" w:ascii="宋体" w:hAnsi="宋体"/>
          <w:sz w:val="24"/>
        </w:rPr>
        <w:t>概念等的补充说明。如果放在正文中会影响正文的论述，但又有必要说明的内容，要在注释中写出。这样，既不影响正文内容的简洁、流畅，又能够更好的说明问题。</w:t>
      </w:r>
    </w:p>
    <w:p w14:paraId="2420EA63">
      <w:pPr>
        <w:snapToGrid w:val="0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.参考文献：参考文献限于作者亲自阅读、论文明确引用、公开发表或有案可查者。参考文献全部列于文后，按绪论和正文中首次引用的先后次序编号，并在绪论和正文引用处右上角注明参考文献序号。参考文献的顺序号码应与绪论及正文中出现的参考文献编号一致。并且所有参考文献必须在正文中有引用标注。</w:t>
      </w:r>
    </w:p>
    <w:p w14:paraId="1DCC8C1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.致谢：对指导教师和给予指导或协助完成毕业设计（论文）工作的组织和个人表示感谢。文字要简捷、实事求是，切忌浮夸和庸俗之词。</w:t>
      </w:r>
    </w:p>
    <w:p w14:paraId="4B281E8F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.附录：对于一些不宜放在正文中，但有参考价值的内容，可编入附录中。此项为可选项目。附录大致包括如下一些材料：</w:t>
      </w:r>
    </w:p>
    <w:p w14:paraId="5D292E9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（1）比正文更为详尽的理论根据、研究方法和技术要点，建议可以阅读的参考文献的题录，对了解正文内容有用的补充信息等。</w:t>
      </w:r>
    </w:p>
    <w:p w14:paraId="0FEE0EA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（2）由于篇幅过长或取材于复制品而不宜写入正文的材料。</w:t>
      </w:r>
    </w:p>
    <w:p w14:paraId="3AB42F4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（3）某些重要的原始数据、公式推导、软件源程序、框图、结构图、统计表、计算机打印输出件等。</w:t>
      </w:r>
    </w:p>
    <w:p w14:paraId="2D8662C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>.封底：学校统一模板。</w:t>
      </w:r>
    </w:p>
    <w:p w14:paraId="178837AC">
      <w:pPr>
        <w:pStyle w:val="6"/>
        <w:snapToGrid w:val="0"/>
        <w:spacing w:before="156" w:beforeLines="50" w:after="156" w:afterLines="50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三、毕业设计（论文）的格式规范</w:t>
      </w:r>
    </w:p>
    <w:p w14:paraId="5FCC90FB">
      <w:pPr>
        <w:snapToGrid w:val="0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（论文）的格式、图纸绘制、试验数据、各种标准的运用和引用都要符合各学科、各专业国家标准的规定。毕业设计说明书（论文）应采用汉语（外语专业用外语）撰写，一律使用文字处理软件编辑，用A4规格纸输出，页面设置上、下页边距2.54厘米，左、右页边距2.5厘米，装订线1厘米，装订线位置：左。段前、段后及行间距：章标题按要求空行；节标题段前为0.5行，段后0.5行；标题以外的文字行距为“单倍行距”，字符间距为“标准”。页码置于页面的底部并居中放置。各部分的具体要求如下：</w:t>
      </w:r>
    </w:p>
    <w:p w14:paraId="45E2E2A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1.封面</w:t>
      </w:r>
      <w:bookmarkStart w:id="0" w:name="_Hlk179987705"/>
      <w:r>
        <w:rPr>
          <w:rFonts w:hint="eastAsia" w:ascii="宋体" w:hAnsi="宋体"/>
          <w:sz w:val="24"/>
        </w:rPr>
        <w:t>（统一格式）</w:t>
      </w:r>
      <w:bookmarkEnd w:id="0"/>
    </w:p>
    <w:p w14:paraId="360A3C90">
      <w:pPr>
        <w:snapToGrid w:val="0"/>
        <w:ind w:firstLine="480" w:firstLineChars="200"/>
        <w:rPr>
          <w:del w:id="2" w:author="Admin" w:date="2024-11-28T14:40:00Z"/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2.学位论文原创性声明：原创性声明为黑体小二号。声明内容为宋体小四号。</w:t>
      </w:r>
    </w:p>
    <w:p w14:paraId="30CAE03E">
      <w:pPr>
        <w:snapToGrid w:val="0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3.中英文摘要</w:t>
      </w:r>
    </w:p>
    <w:p w14:paraId="72096989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（1）毕业设计（论文）中文题目为三号黑体字，可以分成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或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行居中打印。</w:t>
      </w:r>
    </w:p>
    <w:p w14:paraId="6E22A3C1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（2）题目下空一行居中打印“摘要”二字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三号黑体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，字间空一格。</w:t>
      </w:r>
    </w:p>
    <w:p w14:paraId="41F10E09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（3）“摘要”二字下空一行打印摘要内容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小四号宋体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。首行缩进2字符。</w:t>
      </w:r>
    </w:p>
    <w:p w14:paraId="57B450E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（4）中文摘要内容下空一行打印“关键词：”字样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小四号黑体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，其后为关键词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小四号宋体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。关键词数量为3―5个，每一关键词之间用分号分开，最后一个关键词后不打标点符号。</w:t>
      </w:r>
    </w:p>
    <w:p w14:paraId="3B907B6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（5）英文摘要题目采用三号大写字母，可分成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―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行居中打印。每行左右两边至少留2个字符空格。</w:t>
      </w:r>
    </w:p>
    <w:p w14:paraId="30DAA47D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（6）英文题目下空行居中打印“</w:t>
      </w:r>
      <w:r>
        <w:rPr>
          <w:rFonts w:ascii="宋体" w:hAnsi="宋体"/>
          <w:sz w:val="24"/>
        </w:rPr>
        <w:t>ABSTRACT</w:t>
      </w:r>
      <w:r>
        <w:rPr>
          <w:rFonts w:hint="eastAsia" w:ascii="宋体" w:hAnsi="宋体"/>
          <w:sz w:val="24"/>
        </w:rPr>
        <w:t>”（大写三号Times New Roman），再下空行打印英文摘要内容。</w:t>
      </w:r>
    </w:p>
    <w:p w14:paraId="4EE51E3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（7）英文摘要内容采用小四号小写字体，每段开头留四个字符空格。</w:t>
      </w:r>
    </w:p>
    <w:p w14:paraId="46C5C0EF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（8）英文摘要内容后下空二行打印“</w:t>
      </w:r>
      <w:r>
        <w:rPr>
          <w:rFonts w:ascii="宋体" w:hAnsi="宋体"/>
          <w:sz w:val="24"/>
        </w:rPr>
        <w:t>KEY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WORDS</w:t>
      </w:r>
      <w:r>
        <w:rPr>
          <w:rFonts w:hint="eastAsia" w:ascii="宋体" w:hAnsi="宋体"/>
          <w:sz w:val="24"/>
        </w:rPr>
        <w:t>:”（大写小四号Times New Roman），其后关键词用小四号小写，每一关键词之间用分号分开，最后一个关键词后不打标点符号。</w:t>
      </w:r>
    </w:p>
    <w:p w14:paraId="2B87623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4.目录</w:t>
      </w:r>
    </w:p>
    <w:p w14:paraId="03CEFC0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“目录”二字用三号黑体居中打印，两字中间空一格，下空一行为章、节、小节及其开始页码。章、节、小节分别以第</w:t>
      </w:r>
      <w:r>
        <w:rPr>
          <w:rFonts w:ascii="宋体" w:hAnsi="宋体"/>
          <w:sz w:val="24"/>
        </w:rPr>
        <w:t>*</w:t>
      </w:r>
      <w:r>
        <w:rPr>
          <w:rFonts w:hint="eastAsia" w:ascii="宋体" w:hAnsi="宋体"/>
          <w:sz w:val="24"/>
        </w:rPr>
        <w:t>章、§</w:t>
      </w:r>
      <w:r>
        <w:rPr>
          <w:rFonts w:ascii="宋体" w:hAnsi="宋体"/>
          <w:sz w:val="24"/>
        </w:rPr>
        <w:t>*.*</w:t>
      </w:r>
      <w:r>
        <w:rPr>
          <w:rFonts w:hint="eastAsia" w:ascii="宋体" w:hAnsi="宋体"/>
          <w:sz w:val="24"/>
        </w:rPr>
        <w:t>、§</w:t>
      </w:r>
      <w:r>
        <w:rPr>
          <w:rFonts w:ascii="宋体" w:hAnsi="宋体"/>
          <w:sz w:val="24"/>
        </w:rPr>
        <w:t>*.*.*</w:t>
      </w:r>
      <w:r>
        <w:rPr>
          <w:rFonts w:hint="eastAsia" w:ascii="宋体" w:hAnsi="宋体"/>
          <w:sz w:val="24"/>
        </w:rPr>
        <w:t>等形式依次标出，并与相应的内容之间空半格。目录内容采用宋体小四号。</w:t>
      </w:r>
    </w:p>
    <w:p w14:paraId="36A810B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.页眉和页码</w:t>
      </w:r>
    </w:p>
    <w:p w14:paraId="6895BA01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页眉从摘要开始，奇数页眉为“河南科技大学毕业设计说明书（论文）”。偶数页眉为“毕业设计（论文）题目名称”，宋体五号居中。</w:t>
      </w:r>
    </w:p>
    <w:p w14:paraId="530DB8CA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页码从前言开始按阿拉伯数字连续编排，编排为“1,2,3……”。中、英文摘要、目录部分用罗马数字（Ⅰ、Ⅱ、Ⅲ……）单独编排。Times New Roman五号,页面底端居中。</w:t>
      </w:r>
    </w:p>
    <w:p w14:paraId="507703F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.正文</w:t>
      </w:r>
    </w:p>
    <w:p w14:paraId="00DFC16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正文：中文用小四号宋体，数字和英文使用小四号Times New Roman。</w:t>
      </w:r>
    </w:p>
    <w:p w14:paraId="230B0F0B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标题：</w:t>
      </w:r>
      <w:r>
        <w:rPr>
          <w:rFonts w:ascii="宋体" w:hAnsi="宋体"/>
          <w:sz w:val="24"/>
        </w:rPr>
        <w:t>采用以下两</w:t>
      </w:r>
      <w:r>
        <w:rPr>
          <w:rFonts w:hint="eastAsia" w:ascii="宋体" w:hAnsi="宋体"/>
          <w:sz w:val="24"/>
        </w:rPr>
        <w:t>套标号</w:t>
      </w:r>
      <w:r>
        <w:rPr>
          <w:rFonts w:ascii="宋体" w:hAnsi="宋体"/>
          <w:sz w:val="24"/>
        </w:rPr>
        <w:t>系统的任</w:t>
      </w:r>
      <w:r>
        <w:rPr>
          <w:rFonts w:hint="eastAsia" w:ascii="宋体" w:hAnsi="宋体"/>
          <w:sz w:val="24"/>
        </w:rPr>
        <w:t>意一套标明</w:t>
      </w:r>
      <w:r>
        <w:rPr>
          <w:rFonts w:ascii="宋体" w:hAnsi="宋体"/>
          <w:sz w:val="24"/>
        </w:rPr>
        <w:t>论文各部分内容的层次和顺序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同一篇论文中，两</w:t>
      </w:r>
      <w:r>
        <w:rPr>
          <w:rFonts w:hint="eastAsia" w:ascii="宋体" w:hAnsi="宋体"/>
          <w:sz w:val="24"/>
        </w:rPr>
        <w:t>套标号</w:t>
      </w:r>
      <w:r>
        <w:rPr>
          <w:rFonts w:ascii="宋体" w:hAnsi="宋体"/>
          <w:sz w:val="24"/>
        </w:rPr>
        <w:t>系统的标识符不可</w:t>
      </w:r>
      <w:r>
        <w:rPr>
          <w:rFonts w:hint="eastAsia" w:ascii="宋体" w:hAnsi="宋体"/>
          <w:sz w:val="24"/>
        </w:rPr>
        <w:t>混</w:t>
      </w:r>
      <w:r>
        <w:rPr>
          <w:rFonts w:ascii="宋体" w:hAnsi="宋体"/>
          <w:sz w:val="24"/>
        </w:rPr>
        <w:t>用。</w:t>
      </w:r>
      <w:r>
        <w:rPr>
          <w:rFonts w:hint="eastAsia" w:ascii="宋体" w:hAnsi="宋体"/>
          <w:sz w:val="24"/>
        </w:rPr>
        <w:t>正文中的标题最多到四级标题。</w:t>
      </w:r>
    </w:p>
    <w:p w14:paraId="7A4CDA2F">
      <w:pPr>
        <w:snapToGrid w:val="0"/>
        <w:rPr>
          <w:rFonts w:ascii="宋体" w:hAnsi="宋体"/>
          <w:sz w:val="24"/>
        </w:rPr>
      </w:pPr>
    </w:p>
    <w:p w14:paraId="715B2376">
      <w:pPr>
        <w:snapToGrid w:val="0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highlight w:val="yellow"/>
        </w:rPr>
        <w:t>第一</w:t>
      </w:r>
      <w:r>
        <w:rPr>
          <w:rFonts w:ascii="宋体" w:hAnsi="宋体"/>
          <w:sz w:val="24"/>
          <w:highlight w:val="yellow"/>
        </w:rPr>
        <w:t>套</w:t>
      </w:r>
      <w:r>
        <w:rPr>
          <w:rFonts w:hint="eastAsia" w:ascii="宋体" w:hAnsi="宋体"/>
          <w:sz w:val="24"/>
          <w:highlight w:val="yellow"/>
        </w:rPr>
        <w:t>标号</w:t>
      </w:r>
      <w:r>
        <w:rPr>
          <w:rFonts w:ascii="宋体" w:hAnsi="宋体"/>
          <w:sz w:val="24"/>
          <w:highlight w:val="yellow"/>
        </w:rPr>
        <w:t>系统</w:t>
      </w:r>
      <w:r>
        <w:rPr>
          <w:rFonts w:hint="eastAsia" w:ascii="宋体" w:hAnsi="宋体"/>
          <w:sz w:val="24"/>
          <w:highlight w:val="yellow"/>
        </w:rPr>
        <w:t>（理工农医类适用）</w:t>
      </w:r>
      <w:r>
        <w:rPr>
          <w:rFonts w:ascii="宋体" w:hAnsi="宋体"/>
          <w:sz w:val="24"/>
          <w:highlight w:val="yellow"/>
        </w:rPr>
        <w:t>：</w:t>
      </w:r>
    </w:p>
    <w:p w14:paraId="506C5B21">
      <w:pPr>
        <w:snapToGrid w:val="0"/>
        <w:ind w:firstLine="640" w:firstLineChars="200"/>
      </w:pPr>
      <w:r>
        <w:rPr>
          <w:rFonts w:hint="eastAsia" w:ascii="黑体" w:hAnsi="黑体" w:eastAsia="黑体"/>
          <w:sz w:val="32"/>
          <w:szCs w:val="32"/>
        </w:rPr>
        <w:t>第</w:t>
      </w:r>
      <w:r>
        <w:rPr>
          <w:rFonts w:ascii="黑体" w:hAnsi="黑体" w:eastAsia="黑体"/>
          <w:sz w:val="32"/>
          <w:szCs w:val="32"/>
        </w:rPr>
        <w:t>1</w:t>
      </w:r>
      <w:r>
        <w:rPr>
          <w:rFonts w:hint="eastAsia" w:ascii="黑体" w:hAnsi="黑体" w:eastAsia="黑体"/>
          <w:sz w:val="32"/>
          <w:szCs w:val="32"/>
        </w:rPr>
        <w:t>章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 xml:space="preserve"> 一</w:t>
      </w:r>
      <w:r>
        <w:rPr>
          <w:rFonts w:ascii="黑体" w:hAnsi="黑体" w:eastAsia="黑体"/>
          <w:sz w:val="32"/>
          <w:szCs w:val="32"/>
        </w:rPr>
        <w:t>级标题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黑体三号</w:t>
      </w:r>
      <w:r>
        <w:rPr>
          <w:rFonts w:hint="eastAsia" w:ascii="宋体" w:hAnsi="宋体"/>
          <w:sz w:val="24"/>
        </w:rPr>
        <w:t>，居中书写</w:t>
      </w:r>
      <w:r>
        <w:rPr>
          <w:rFonts w:ascii="宋体" w:hAnsi="宋体"/>
          <w:sz w:val="24"/>
        </w:rPr>
        <w:t>）</w:t>
      </w:r>
    </w:p>
    <w:p w14:paraId="67F0E52A">
      <w:pPr>
        <w:snapToGrid w:val="0"/>
        <w:ind w:firstLine="560" w:firstLineChars="200"/>
      </w:pPr>
      <w:r>
        <w:rPr>
          <w:rFonts w:ascii="黑体" w:hAnsi="黑体" w:eastAsia="黑体"/>
          <w:sz w:val="28"/>
          <w:szCs w:val="28"/>
        </w:rPr>
        <w:t xml:space="preserve">1.1 </w:t>
      </w:r>
      <w:r>
        <w:rPr>
          <w:rFonts w:hint="eastAsia" w:ascii="黑体" w:hAnsi="黑体" w:eastAsia="黑体"/>
          <w:sz w:val="28"/>
          <w:szCs w:val="28"/>
        </w:rPr>
        <w:t>二</w:t>
      </w:r>
      <w:r>
        <w:rPr>
          <w:rFonts w:ascii="黑体" w:hAnsi="黑体" w:eastAsia="黑体"/>
          <w:sz w:val="28"/>
          <w:szCs w:val="28"/>
        </w:rPr>
        <w:t>级标题</w:t>
      </w:r>
      <w:r>
        <w:rPr>
          <w:rFonts w:hint="eastAsia" w:ascii="宋体" w:hAnsi="宋体"/>
          <w:sz w:val="24"/>
        </w:rPr>
        <w:t>（黑体</w:t>
      </w:r>
      <w:r>
        <w:rPr>
          <w:rFonts w:ascii="宋体" w:hAnsi="宋体"/>
          <w:sz w:val="24"/>
        </w:rPr>
        <w:t>四号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顶格书写）</w:t>
      </w:r>
    </w:p>
    <w:p w14:paraId="1F9476D8">
      <w:pPr>
        <w:snapToGrid w:val="0"/>
        <w:ind w:firstLine="480" w:firstLineChars="200"/>
      </w:pPr>
      <w:r>
        <w:rPr>
          <w:rFonts w:ascii="宋体" w:hAnsi="宋体"/>
          <w:sz w:val="24"/>
        </w:rPr>
        <w:t xml:space="preserve">1.1.1 </w:t>
      </w:r>
      <w:r>
        <w:rPr>
          <w:rFonts w:hint="eastAsia" w:ascii="宋体" w:hAnsi="宋体"/>
          <w:sz w:val="24"/>
        </w:rPr>
        <w:t>三</w:t>
      </w:r>
      <w:r>
        <w:rPr>
          <w:rFonts w:ascii="宋体" w:hAnsi="宋体"/>
          <w:sz w:val="24"/>
        </w:rPr>
        <w:t>级标题（</w:t>
      </w:r>
      <w:r>
        <w:rPr>
          <w:rFonts w:hint="eastAsia" w:ascii="宋体" w:hAnsi="宋体"/>
          <w:sz w:val="24"/>
        </w:rPr>
        <w:t>宋体</w:t>
      </w:r>
      <w:r>
        <w:rPr>
          <w:rFonts w:ascii="宋体" w:hAnsi="宋体"/>
          <w:sz w:val="24"/>
        </w:rPr>
        <w:t>小</w:t>
      </w:r>
      <w:r>
        <w:rPr>
          <w:rFonts w:hint="eastAsia" w:ascii="宋体" w:hAnsi="宋体"/>
          <w:sz w:val="24"/>
        </w:rPr>
        <w:t>四，</w:t>
      </w:r>
      <w:r>
        <w:rPr>
          <w:rFonts w:ascii="宋体" w:hAnsi="宋体"/>
          <w:sz w:val="24"/>
        </w:rPr>
        <w:t>顶格书写）</w:t>
      </w:r>
    </w:p>
    <w:p w14:paraId="1D9FF63E">
      <w:pPr>
        <w:snapToGrid w:val="0"/>
        <w:ind w:firstLine="480" w:firstLineChars="200"/>
      </w:pPr>
      <w:r>
        <w:rPr>
          <w:rFonts w:ascii="宋体" w:hAnsi="宋体"/>
          <w:sz w:val="24"/>
        </w:rPr>
        <w:t xml:space="preserve">1.1.1.1 </w:t>
      </w:r>
      <w:r>
        <w:rPr>
          <w:rFonts w:hint="eastAsia" w:ascii="宋体" w:hAnsi="宋体"/>
          <w:sz w:val="24"/>
        </w:rPr>
        <w:t>四</w:t>
      </w:r>
      <w:r>
        <w:rPr>
          <w:rFonts w:ascii="宋体" w:hAnsi="宋体"/>
          <w:sz w:val="24"/>
        </w:rPr>
        <w:t>级标题</w:t>
      </w:r>
      <w:r>
        <w:rPr>
          <w:rFonts w:hint="eastAsia" w:ascii="宋体" w:hAnsi="宋体"/>
          <w:sz w:val="24"/>
        </w:rPr>
        <w:t>（宋体</w:t>
      </w:r>
      <w:r>
        <w:rPr>
          <w:rFonts w:ascii="宋体" w:hAnsi="宋体"/>
          <w:sz w:val="24"/>
        </w:rPr>
        <w:t>小四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顶格书写）</w:t>
      </w:r>
    </w:p>
    <w:p w14:paraId="1CB65DBA">
      <w:pPr>
        <w:snapToGrid w:val="0"/>
        <w:rPr>
          <w:rFonts w:ascii="宋体" w:hAnsi="宋体"/>
          <w:sz w:val="24"/>
        </w:rPr>
      </w:pPr>
    </w:p>
    <w:p w14:paraId="1B365AB3">
      <w:pPr>
        <w:snapToGrid w:val="0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highlight w:val="yellow"/>
        </w:rPr>
        <w:t>第二套</w:t>
      </w:r>
      <w:r>
        <w:rPr>
          <w:rFonts w:ascii="宋体" w:hAnsi="宋体"/>
          <w:sz w:val="24"/>
          <w:highlight w:val="yellow"/>
        </w:rPr>
        <w:t>标号系统</w:t>
      </w:r>
      <w:r>
        <w:rPr>
          <w:rFonts w:hint="eastAsia" w:ascii="宋体" w:hAnsi="宋体"/>
          <w:sz w:val="24"/>
          <w:highlight w:val="yellow"/>
        </w:rPr>
        <w:t>（经管文法类适用）</w:t>
      </w:r>
      <w:r>
        <w:rPr>
          <w:rFonts w:ascii="宋体" w:hAnsi="宋体"/>
          <w:sz w:val="24"/>
          <w:highlight w:val="yellow"/>
        </w:rPr>
        <w:t>：</w:t>
      </w:r>
    </w:p>
    <w:p w14:paraId="0F424C5D">
      <w:pPr>
        <w:snapToGrid w:val="0"/>
        <w:ind w:firstLine="640" w:firstLineChars="200"/>
        <w:rPr>
          <w:rFonts w:ascii="宋体" w:hAnsi="宋体"/>
          <w:sz w:val="24"/>
        </w:rPr>
      </w:pPr>
      <w:r>
        <w:rPr>
          <w:rFonts w:hint="eastAsia" w:ascii="黑体" w:hAnsi="黑体" w:eastAsia="黑体"/>
          <w:sz w:val="32"/>
          <w:szCs w:val="32"/>
        </w:rPr>
        <w:t>一</w:t>
      </w:r>
      <w:r>
        <w:rPr>
          <w:rFonts w:ascii="黑体" w:hAnsi="黑体" w:eastAsia="黑体"/>
          <w:sz w:val="32"/>
          <w:szCs w:val="32"/>
        </w:rPr>
        <w:t>、</w:t>
      </w:r>
      <w:r>
        <w:rPr>
          <w:rFonts w:hint="eastAsia" w:ascii="黑体" w:hAnsi="黑体" w:eastAsia="黑体"/>
          <w:sz w:val="32"/>
          <w:szCs w:val="32"/>
        </w:rPr>
        <w:t>一级</w:t>
      </w:r>
      <w:r>
        <w:rPr>
          <w:rFonts w:ascii="黑体" w:hAnsi="黑体" w:eastAsia="黑体"/>
          <w:sz w:val="32"/>
          <w:szCs w:val="32"/>
        </w:rPr>
        <w:t>标题</w:t>
      </w:r>
      <w:r>
        <w:rPr>
          <w:rFonts w:hint="eastAsia" w:ascii="宋体" w:hAnsi="宋体"/>
          <w:sz w:val="24"/>
        </w:rPr>
        <w:t>（黑体三</w:t>
      </w:r>
      <w:r>
        <w:rPr>
          <w:rFonts w:ascii="宋体" w:hAnsi="宋体"/>
          <w:sz w:val="24"/>
        </w:rPr>
        <w:t>号，</w:t>
      </w:r>
      <w:bookmarkStart w:id="1" w:name="_Hlk179900307"/>
      <w:r>
        <w:rPr>
          <w:rFonts w:ascii="宋体" w:hAnsi="宋体"/>
          <w:sz w:val="24"/>
        </w:rPr>
        <w:t>顶格书写</w:t>
      </w:r>
      <w:bookmarkEnd w:id="1"/>
      <w:r>
        <w:rPr>
          <w:rFonts w:ascii="宋体" w:hAnsi="宋体"/>
          <w:sz w:val="24"/>
        </w:rPr>
        <w:t>）</w:t>
      </w:r>
    </w:p>
    <w:p w14:paraId="7D783C43">
      <w:pPr>
        <w:snapToGrid w:val="0"/>
        <w:ind w:firstLine="280" w:firstLineChars="100"/>
      </w:pPr>
      <w:r>
        <w:rPr>
          <w:rFonts w:hint="eastAsia" w:ascii="黑体" w:hAnsi="黑体" w:eastAsia="黑体"/>
          <w:sz w:val="28"/>
          <w:szCs w:val="28"/>
        </w:rPr>
        <w:t>（一）二</w:t>
      </w:r>
      <w:r>
        <w:rPr>
          <w:rFonts w:ascii="黑体" w:hAnsi="黑体" w:eastAsia="黑体"/>
          <w:sz w:val="28"/>
          <w:szCs w:val="28"/>
        </w:rPr>
        <w:t>级标题</w:t>
      </w:r>
      <w:r>
        <w:rPr>
          <w:rFonts w:hint="eastAsia" w:ascii="宋体" w:hAnsi="宋体"/>
          <w:sz w:val="24"/>
        </w:rPr>
        <w:t>（黑体</w:t>
      </w:r>
      <w:r>
        <w:rPr>
          <w:rFonts w:ascii="宋体" w:hAnsi="宋体"/>
          <w:sz w:val="24"/>
        </w:rPr>
        <w:t>四号，顶格书写）</w:t>
      </w:r>
    </w:p>
    <w:p w14:paraId="08ACC430">
      <w:pPr>
        <w:snapToGrid w:val="0"/>
        <w:ind w:firstLine="424" w:firstLineChars="17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 </w:t>
      </w:r>
      <w:r>
        <w:rPr>
          <w:rFonts w:hint="eastAsia" w:ascii="宋体" w:hAnsi="宋体"/>
          <w:sz w:val="24"/>
        </w:rPr>
        <w:t>三</w:t>
      </w:r>
      <w:r>
        <w:rPr>
          <w:rFonts w:ascii="宋体" w:hAnsi="宋体"/>
          <w:sz w:val="24"/>
        </w:rPr>
        <w:t>级标题</w:t>
      </w:r>
      <w:r>
        <w:rPr>
          <w:rFonts w:hint="eastAsia" w:ascii="宋体" w:hAnsi="宋体"/>
          <w:sz w:val="24"/>
        </w:rPr>
        <w:t>（宋体</w:t>
      </w:r>
      <w:r>
        <w:rPr>
          <w:rFonts w:ascii="宋体" w:hAnsi="宋体"/>
          <w:sz w:val="24"/>
        </w:rPr>
        <w:t>小</w:t>
      </w:r>
      <w:r>
        <w:rPr>
          <w:rFonts w:hint="eastAsia" w:ascii="宋体" w:hAnsi="宋体"/>
          <w:sz w:val="24"/>
        </w:rPr>
        <w:t>四</w:t>
      </w:r>
      <w:r>
        <w:rPr>
          <w:rFonts w:ascii="宋体" w:hAnsi="宋体"/>
          <w:sz w:val="24"/>
        </w:rPr>
        <w:t>，顶格书写</w:t>
      </w:r>
      <w:r>
        <w:rPr>
          <w:rFonts w:hint="eastAsia" w:ascii="宋体" w:hAnsi="宋体"/>
          <w:sz w:val="24"/>
        </w:rPr>
        <w:t>，序号后有圆点，与文字中间空一格。序号也是宋体。）</w:t>
      </w:r>
    </w:p>
    <w:p w14:paraId="66EF2400">
      <w:pPr>
        <w:snapToGrid w:val="0"/>
        <w:ind w:firstLine="480"/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1）</w:t>
      </w:r>
      <w:r>
        <w:rPr>
          <w:rFonts w:hint="eastAsia" w:ascii="宋体" w:hAnsi="宋体"/>
          <w:sz w:val="24"/>
        </w:rPr>
        <w:t>四</w:t>
      </w:r>
      <w:r>
        <w:rPr>
          <w:rFonts w:ascii="宋体" w:hAnsi="宋体"/>
          <w:sz w:val="24"/>
        </w:rPr>
        <w:t>级标题</w:t>
      </w:r>
      <w:r>
        <w:rPr>
          <w:rFonts w:hint="eastAsia" w:ascii="宋体" w:hAnsi="宋体"/>
          <w:sz w:val="24"/>
        </w:rPr>
        <w:t>（宋体</w:t>
      </w:r>
      <w:r>
        <w:rPr>
          <w:rFonts w:ascii="宋体" w:hAnsi="宋体"/>
          <w:sz w:val="24"/>
        </w:rPr>
        <w:t>小</w:t>
      </w:r>
      <w:r>
        <w:rPr>
          <w:rFonts w:hint="eastAsia" w:ascii="宋体" w:hAnsi="宋体"/>
          <w:sz w:val="24"/>
        </w:rPr>
        <w:t>四</w:t>
      </w:r>
      <w:r>
        <w:rPr>
          <w:rFonts w:ascii="宋体" w:hAnsi="宋体"/>
          <w:sz w:val="24"/>
        </w:rPr>
        <w:t>，顶格书写</w:t>
      </w:r>
      <w:r>
        <w:rPr>
          <w:rFonts w:hint="eastAsia" w:ascii="宋体" w:hAnsi="宋体"/>
          <w:sz w:val="24"/>
        </w:rPr>
        <w:t>）</w:t>
      </w:r>
    </w:p>
    <w:p w14:paraId="7F450789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.结论</w:t>
      </w:r>
    </w:p>
    <w:p w14:paraId="163F166C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结论打印格式同前言。</w:t>
      </w:r>
    </w:p>
    <w:p w14:paraId="0D4BE642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8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引文标识</w:t>
      </w:r>
    </w:p>
    <w:p w14:paraId="33CD2E38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各级标题不得使用引文标示。引文标示应全文统一，采用方括号上标的形式置于所引内容最末句的右上角，引文编号用阿拉伯数字置于半角方括号中，用小四号字体，如：“……研究</w:t>
      </w:r>
      <w:r>
        <w:rPr>
          <w:rFonts w:hint="eastAsia" w:ascii="宋体" w:hAnsi="宋体"/>
          <w:sz w:val="24"/>
          <w:vertAlign w:val="superscript"/>
        </w:rPr>
        <w:t>[1]</w:t>
      </w:r>
      <w:r>
        <w:rPr>
          <w:rFonts w:hint="eastAsia" w:ascii="宋体" w:hAnsi="宋体"/>
          <w:sz w:val="24"/>
        </w:rPr>
        <w:t>”。</w:t>
      </w:r>
    </w:p>
    <w:p w14:paraId="6172F5A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9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标点符号</w:t>
      </w:r>
    </w:p>
    <w:p w14:paraId="1247FE2A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毕业设计说明书（论文）中的标点符号应按新闻出版署公布的《标点符号用法》使用。</w:t>
      </w:r>
    </w:p>
    <w:p w14:paraId="6EEE3E9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0.</w:t>
      </w:r>
      <w:r>
        <w:rPr>
          <w:rFonts w:hint="eastAsia" w:ascii="宋体" w:hAnsi="宋体"/>
          <w:sz w:val="24"/>
        </w:rPr>
        <w:t>名词、名称</w:t>
      </w:r>
    </w:p>
    <w:p w14:paraId="44E3FC9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科学技术名词术语尽量采用规范词或国家标准中规定的名称，尚未统一规定或叫法有争议的名称术语，可采用惯用的名称。使用外文缩写代替某一名词术语时，首次出现时应在括号内注明其含义。外国人名一般采用英文原名，按名前姓后的原则书写。一般很熟知的外国人名可按通常译名。</w:t>
      </w:r>
    </w:p>
    <w:p w14:paraId="795D6572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量和单位</w:t>
      </w:r>
    </w:p>
    <w:p w14:paraId="0F09C2A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量和单位必须采用中华人民共和国的国家标准。非物理量的单位，可用汉字与符号构成组合形式的单位。例如件/台、元/km。</w:t>
      </w:r>
    </w:p>
    <w:p w14:paraId="047D1414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2.</w:t>
      </w:r>
      <w:r>
        <w:rPr>
          <w:rFonts w:hint="eastAsia" w:ascii="宋体" w:hAnsi="宋体"/>
          <w:sz w:val="24"/>
        </w:rPr>
        <w:t>数字</w:t>
      </w:r>
    </w:p>
    <w:p w14:paraId="4D77F87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毕业设计（论文）中的测量统计数据一律用阿拉伯数字。但在叙述不很大的数目时，一般不用阿拉伯数字。大约的数字可以用中文数字，也可以用阿拉伯数字，如“约一百八十人”，也可写成“约180人”。</w:t>
      </w:r>
    </w:p>
    <w:p w14:paraId="0E83C5B9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3.</w:t>
      </w:r>
      <w:r>
        <w:rPr>
          <w:rFonts w:hint="eastAsia" w:ascii="宋体" w:hAnsi="宋体"/>
          <w:sz w:val="24"/>
        </w:rPr>
        <w:t>公式</w:t>
      </w:r>
    </w:p>
    <w:p w14:paraId="70451189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公式应另起一行居中，统一用公式编辑器编辑。公式与编号之间不加虚线。公式较长时应在“＝”前转行或在“＋、－、×、÷”运算符号处转行，公式的编号用圆括号括起来放在公式右边行末。公式序号按章编排，如第3章第2个公式序号为“（3.2）”。</w:t>
      </w:r>
    </w:p>
    <w:p w14:paraId="24BEB1FA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4.</w:t>
      </w:r>
      <w:r>
        <w:rPr>
          <w:rFonts w:hint="eastAsia" w:ascii="宋体" w:hAnsi="宋体"/>
          <w:sz w:val="24"/>
        </w:rPr>
        <w:t>表格</w:t>
      </w:r>
    </w:p>
    <w:p w14:paraId="42BE8B61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论文中</w:t>
      </w:r>
      <w:r>
        <w:rPr>
          <w:rFonts w:ascii="宋体" w:hAnsi="宋体"/>
          <w:sz w:val="24"/>
        </w:rPr>
        <w:t>表格统一使用三线表，</w:t>
      </w:r>
      <w:r>
        <w:rPr>
          <w:rFonts w:hint="eastAsia" w:ascii="宋体" w:hAnsi="宋体"/>
          <w:sz w:val="24"/>
        </w:rPr>
        <w:t>每个表格应有自己的表序和表名，表序和表名置于表格上方中间位置，表序后空一格书写表名。表格按章顺序编号，如表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－</w:t>
      </w: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为第五章第四表。表应有标题，采用中文五号楷体，表内必须按规定的符号标注单位，表内汉字用五号宋体。</w:t>
      </w:r>
    </w:p>
    <w:p w14:paraId="22F5CDA0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5.</w:t>
      </w:r>
      <w:r>
        <w:rPr>
          <w:rFonts w:hint="eastAsia" w:ascii="宋体" w:hAnsi="宋体"/>
          <w:sz w:val="24"/>
        </w:rPr>
        <w:t>图</w:t>
      </w:r>
    </w:p>
    <w:p w14:paraId="4ADE2E3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图中参数符号采用英文或希腊字母标注，五号字体。图题采用中文，字体为五号楷体。引用图应在图题右上角标出文献来源。</w:t>
      </w:r>
    </w:p>
    <w:p w14:paraId="48A0E66D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图表号按章顺序编号，如图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－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为第三章第二图。如果图中含有几个不同部分，应将分图号标注在分图的左上角，</w:t>
      </w:r>
      <w:r>
        <w:rPr>
          <w:rFonts w:ascii="宋体" w:hAnsi="宋体"/>
          <w:sz w:val="24"/>
        </w:rPr>
        <w:t>用(a)，</w:t>
      </w:r>
      <w:r>
        <w:rPr>
          <w:rFonts w:hint="eastAsia" w:ascii="宋体" w:hAnsi="宋体"/>
          <w:sz w:val="24"/>
        </w:rPr>
        <w:t>(</w:t>
      </w: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>)，(</w:t>
      </w:r>
      <w:r>
        <w:rPr>
          <w:rFonts w:ascii="宋体" w:hAnsi="宋体"/>
          <w:sz w:val="24"/>
        </w:rPr>
        <w:t>c</w:t>
      </w:r>
      <w:r>
        <w:rPr>
          <w:rFonts w:hint="eastAsia" w:ascii="宋体" w:hAnsi="宋体"/>
          <w:sz w:val="24"/>
        </w:rPr>
        <w:t>)</w:t>
      </w:r>
      <w:r>
        <w:rPr>
          <w:rFonts w:ascii="宋体" w:hAnsi="宋体"/>
          <w:sz w:val="24"/>
        </w:rPr>
        <w:t>……，按顺序编排</w:t>
      </w:r>
      <w:r>
        <w:rPr>
          <w:rFonts w:hint="eastAsia" w:ascii="宋体" w:hAnsi="宋体"/>
          <w:sz w:val="24"/>
        </w:rPr>
        <w:t>，并在图题下列出各部分内容。</w:t>
      </w:r>
    </w:p>
    <w:p w14:paraId="5FB4BEA2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绘图必须工整、清晰、规范。其中机械零件图按机械制图规格要求；示意图应能清楚反映图示内容；照片应在右下角给出放大标尺。</w:t>
      </w:r>
    </w:p>
    <w:p w14:paraId="3402414B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.注释</w:t>
      </w:r>
    </w:p>
    <w:p w14:paraId="558F9810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注释放置</w:t>
      </w:r>
      <w:r>
        <w:rPr>
          <w:rFonts w:ascii="宋体" w:hAnsi="宋体"/>
          <w:sz w:val="24"/>
        </w:rPr>
        <w:t>于</w:t>
      </w:r>
      <w:r>
        <w:rPr>
          <w:rFonts w:hint="eastAsia" w:ascii="宋体" w:hAnsi="宋体"/>
          <w:sz w:val="24"/>
        </w:rPr>
        <w:t>当</w:t>
      </w:r>
      <w:r>
        <w:rPr>
          <w:rFonts w:ascii="宋体" w:hAnsi="宋体"/>
          <w:sz w:val="24"/>
        </w:rPr>
        <w:t>前页下</w:t>
      </w:r>
      <w:r>
        <w:rPr>
          <w:rFonts w:hint="eastAsia" w:ascii="宋体" w:hAnsi="宋体"/>
          <w:sz w:val="24"/>
        </w:rPr>
        <w:t>，正文中的注释序号以“①、②、③”等数字形式标示在被注释词条的右上角，页脚注释条目的序号形式与正文中被注释词条保持一致，每</w:t>
      </w:r>
      <w:r>
        <w:rPr>
          <w:rFonts w:ascii="宋体" w:hAnsi="宋体"/>
          <w:sz w:val="24"/>
        </w:rPr>
        <w:t>页单独排序，</w:t>
      </w:r>
      <w:r>
        <w:rPr>
          <w:rFonts w:hint="eastAsia" w:ascii="宋体" w:hAnsi="宋体"/>
          <w:sz w:val="24"/>
        </w:rPr>
        <w:t>宋体五</w:t>
      </w:r>
      <w:r>
        <w:rPr>
          <w:rFonts w:ascii="宋体" w:hAnsi="宋体"/>
          <w:sz w:val="24"/>
        </w:rPr>
        <w:t>号字排版。</w:t>
      </w:r>
    </w:p>
    <w:p w14:paraId="00C97209">
      <w:pPr>
        <w:pStyle w:val="6"/>
        <w:snapToGrid w:val="0"/>
        <w:ind w:firstLine="480"/>
        <w:rPr>
          <w:del w:id="3" w:author="Admin" w:date="2024-11-29T09:00:00Z"/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.参考文献</w:t>
      </w:r>
    </w:p>
    <w:p w14:paraId="3AFF416A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（1）“参考文献”四个字以三号黑体居中打印，下空一行按顺序列出参考文献的内容（用小四号宋体），每条参考文献的编号单独对齐，具体内容按行左对齐。序号为[1]样式，与文字之间调整列表缩进0</w:t>
      </w:r>
      <w:r>
        <w:rPr>
          <w:rFonts w:ascii="宋体" w:hAnsi="宋体"/>
          <w:sz w:val="24"/>
        </w:rPr>
        <w:t>.2</w:t>
      </w:r>
      <w:r>
        <w:rPr>
          <w:rFonts w:hint="eastAsia" w:ascii="宋体" w:hAnsi="宋体"/>
          <w:sz w:val="24"/>
        </w:rPr>
        <w:t>厘米。</w:t>
      </w:r>
    </w:p>
    <w:p w14:paraId="6B51C432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（2）在正文中按参考文献出现的先后顺序用阿拉伯数字连续编号，并将序号置于方括号内作为上角标，例如：“……建立了模拟加载实验台</w:t>
      </w:r>
      <w:r>
        <w:rPr>
          <w:rFonts w:ascii="宋体" w:hAnsi="宋体"/>
          <w:sz w:val="24"/>
          <w:vertAlign w:val="superscript"/>
        </w:rPr>
        <w:t>[5]</w:t>
      </w:r>
      <w:r>
        <w:rPr>
          <w:rFonts w:hint="eastAsia" w:ascii="宋体" w:hAnsi="宋体"/>
          <w:sz w:val="24"/>
        </w:rPr>
        <w:t>”。</w:t>
      </w:r>
    </w:p>
    <w:p w14:paraId="3AE0961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（3）参考文献中每条项目应齐全。文献中的作者不超过三位时全部列出；超过三位时只列前三位，后面加“等”字或“et.al”；作者姓名之间用逗号分开；中外人名一律采用姓在前、名在后的著录法。</w:t>
      </w:r>
    </w:p>
    <w:p w14:paraId="54EBE2BA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参考文献中著录格式示例：</w:t>
      </w:r>
    </w:p>
    <w:p w14:paraId="7865CDA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期刊</w:t>
      </w:r>
    </w:p>
    <w:p w14:paraId="748EDEC6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序号 作者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题名[</w:t>
      </w:r>
      <w:r>
        <w:rPr>
          <w:rFonts w:ascii="宋体" w:hAnsi="宋体"/>
          <w:sz w:val="24"/>
        </w:rPr>
        <w:t>J].</w:t>
      </w:r>
      <w:r>
        <w:rPr>
          <w:rFonts w:hint="eastAsia" w:ascii="宋体" w:hAnsi="宋体"/>
          <w:sz w:val="24"/>
        </w:rPr>
        <w:t>刊名，出版年份，卷号（期号），起止页码.</w:t>
      </w:r>
    </w:p>
    <w:p w14:paraId="5330B44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英文期刊：注意英文姓与名的次序，姓在前，名在后，姓和名之间用空格隔开。例如：Smith John。当名字缩写时，使用首字母，并用实心点标明。例如：Smith J.。</w:t>
      </w:r>
    </w:p>
    <w:p w14:paraId="280535D0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专著</w:t>
      </w:r>
    </w:p>
    <w:p w14:paraId="6AEE24FB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序号 作者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书名[</w:t>
      </w:r>
      <w:r>
        <w:rPr>
          <w:rFonts w:ascii="宋体" w:hAnsi="宋体"/>
          <w:sz w:val="24"/>
        </w:rPr>
        <w:t>M].</w:t>
      </w:r>
      <w:r>
        <w:rPr>
          <w:rFonts w:hint="eastAsia" w:ascii="宋体" w:hAnsi="宋体"/>
          <w:sz w:val="24"/>
        </w:rPr>
        <w:t>版本（第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版不标注）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出版地：出版者，出版年：起止页码</w:t>
      </w:r>
      <w:r>
        <w:rPr>
          <w:rFonts w:ascii="宋体" w:hAnsi="宋体"/>
          <w:sz w:val="24"/>
        </w:rPr>
        <w:t>.</w:t>
      </w:r>
    </w:p>
    <w:p w14:paraId="4D0DA8C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论文集</w:t>
      </w:r>
    </w:p>
    <w:p w14:paraId="2010638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序号 作者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题名[</w:t>
      </w:r>
      <w:r>
        <w:rPr>
          <w:rFonts w:ascii="宋体" w:hAnsi="宋体"/>
          <w:sz w:val="24"/>
        </w:rPr>
        <w:t>C].</w:t>
      </w:r>
      <w:r>
        <w:rPr>
          <w:rFonts w:hint="eastAsia" w:ascii="宋体" w:hAnsi="宋体"/>
          <w:sz w:val="24"/>
        </w:rPr>
        <w:t>论文集名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出版地，出版年：起止页码</w:t>
      </w:r>
      <w:r>
        <w:rPr>
          <w:rFonts w:ascii="宋体" w:hAnsi="宋体"/>
          <w:sz w:val="24"/>
        </w:rPr>
        <w:t>.</w:t>
      </w:r>
    </w:p>
    <w:p w14:paraId="2FC6592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学位论文</w:t>
      </w:r>
    </w:p>
    <w:p w14:paraId="6758033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序号 作者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题名[</w:t>
      </w:r>
      <w:r>
        <w:rPr>
          <w:rFonts w:ascii="宋体" w:hAnsi="宋体"/>
          <w:sz w:val="24"/>
        </w:rPr>
        <w:t>D]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[</w:t>
      </w:r>
      <w:r>
        <w:rPr>
          <w:rFonts w:hint="eastAsia" w:ascii="宋体" w:hAnsi="宋体"/>
          <w:sz w:val="24"/>
        </w:rPr>
        <w:t>学位论文</w:t>
      </w:r>
      <w:r>
        <w:rPr>
          <w:rFonts w:ascii="宋体" w:hAnsi="宋体"/>
          <w:sz w:val="24"/>
        </w:rPr>
        <w:t>]</w:t>
      </w:r>
      <w:r>
        <w:rPr>
          <w:rFonts w:hint="eastAsia" w:ascii="宋体" w:hAnsi="宋体"/>
          <w:sz w:val="24"/>
        </w:rPr>
        <w:t>（英文用</w:t>
      </w:r>
      <w:r>
        <w:rPr>
          <w:rFonts w:ascii="宋体" w:hAnsi="宋体"/>
          <w:sz w:val="24"/>
        </w:rPr>
        <w:t>[Dissertation]</w:t>
      </w:r>
      <w:r>
        <w:rPr>
          <w:rFonts w:hint="eastAsia" w:ascii="宋体" w:hAnsi="宋体"/>
          <w:sz w:val="24"/>
        </w:rPr>
        <w:t>）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保存地点：保存单位，年份，起止页码</w:t>
      </w:r>
      <w:r>
        <w:rPr>
          <w:rFonts w:ascii="宋体" w:hAnsi="宋体"/>
          <w:sz w:val="24"/>
        </w:rPr>
        <w:t>.</w:t>
      </w:r>
    </w:p>
    <w:p w14:paraId="3680361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专利</w:t>
      </w:r>
    </w:p>
    <w:p w14:paraId="6FA7D36A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序号 专利申请者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题名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国别，专利文献种类，[</w:t>
      </w:r>
      <w:r>
        <w:rPr>
          <w:rFonts w:ascii="宋体" w:hAnsi="宋体"/>
          <w:sz w:val="24"/>
        </w:rPr>
        <w:t>P],</w:t>
      </w:r>
      <w:r>
        <w:rPr>
          <w:rFonts w:hint="eastAsia" w:ascii="宋体" w:hAnsi="宋体"/>
          <w:sz w:val="24"/>
        </w:rPr>
        <w:t>出版日期</w:t>
      </w:r>
      <w:r>
        <w:rPr>
          <w:rFonts w:ascii="宋体" w:hAnsi="宋体"/>
          <w:sz w:val="24"/>
        </w:rPr>
        <w:t>.</w:t>
      </w:r>
    </w:p>
    <w:p w14:paraId="14667927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技术标准</w:t>
      </w:r>
    </w:p>
    <w:p w14:paraId="3A42998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序号 起草责任者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标准代号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标准顺序号—发布年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标准名称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出版地：出版者，出版年度</w:t>
      </w:r>
      <w:r>
        <w:rPr>
          <w:rFonts w:ascii="宋体" w:hAnsi="宋体"/>
          <w:color w:val="FF0000"/>
          <w:sz w:val="24"/>
        </w:rPr>
        <w:t>.</w:t>
      </w:r>
    </w:p>
    <w:p w14:paraId="280860AE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.致谢</w:t>
      </w:r>
    </w:p>
    <w:p w14:paraId="7548A2C5">
      <w:pPr>
        <w:ind w:firstLine="480" w:firstLineChars="200"/>
        <w:jc w:val="left"/>
        <w:rPr>
          <w:rFonts w:cstheme="minorBidi"/>
          <w:snapToGrid w:val="0"/>
          <w:kern w:val="0"/>
          <w:sz w:val="24"/>
        </w:rPr>
      </w:pPr>
      <w:r>
        <w:rPr>
          <w:rFonts w:hint="eastAsia" w:cstheme="minorBidi"/>
          <w:snapToGrid w:val="0"/>
          <w:kern w:val="0"/>
          <w:sz w:val="24"/>
        </w:rPr>
        <w:t>致谢两字之间空两格，黑体，三号，居中。</w:t>
      </w:r>
    </w:p>
    <w:p w14:paraId="78F1AA23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19</w:t>
      </w:r>
      <w:r>
        <w:rPr>
          <w:rFonts w:hint="eastAsia" w:ascii="宋体" w:hAnsi="宋体"/>
          <w:sz w:val="24"/>
        </w:rPr>
        <w:t>.附录</w:t>
      </w:r>
    </w:p>
    <w:p w14:paraId="6A1906E9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“附录”二字用三号黑体居中打印，两字中间空一格，下空一行是附录题目（四号黑体居中打印），下空一行是附录内容（用小四号宋体）。若有多项附录，可按顺序编号。</w:t>
      </w:r>
    </w:p>
    <w:p w14:paraId="5D2AFEC5">
      <w:pPr>
        <w:pStyle w:val="6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20</w:t>
      </w:r>
      <w:r>
        <w:rPr>
          <w:rFonts w:hint="eastAsia" w:ascii="宋体" w:hAnsi="宋体"/>
          <w:sz w:val="24"/>
        </w:rPr>
        <w:t>.封底（统一格式）</w:t>
      </w:r>
    </w:p>
    <w:p w14:paraId="557CBB82">
      <w:pPr>
        <w:pStyle w:val="6"/>
        <w:snapToGrid w:val="0"/>
        <w:spacing w:before="156" w:beforeLines="50" w:after="156" w:afterLines="50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四、示例</w:t>
      </w:r>
    </w:p>
    <w:p w14:paraId="2D32524E">
      <w:pPr>
        <w:pStyle w:val="6"/>
        <w:snapToGrid w:val="0"/>
        <w:spacing w:before="156" w:beforeLines="50" w:after="156" w:afterLines="50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五、外文资料译文与原文</w:t>
      </w:r>
    </w:p>
    <w:p w14:paraId="7E8C3946">
      <w:pPr>
        <w:pStyle w:val="6"/>
        <w:snapToGrid w:val="0"/>
        <w:ind w:firstLine="480"/>
        <w:rPr>
          <w:del w:id="4" w:author="Admin" w:date="2024-11-25T08:31:00Z"/>
          <w:rFonts w:ascii="黑体" w:hAnsi="黑体" w:eastAsia="黑体"/>
          <w:sz w:val="28"/>
          <w:szCs w:val="28"/>
        </w:rPr>
      </w:pPr>
      <w:r>
        <w:rPr>
          <w:rFonts w:hint="eastAsia" w:ascii="宋体" w:hAnsi="宋体"/>
          <w:sz w:val="24"/>
        </w:rPr>
        <w:t>版面要求参考毕业设计说明书（论文）的格式规范。页眉的奇数页书写“河南科技大学毕业设计（论文）外文资料译文与原文”，页面的偶数页书写“外文资料译文的题目”。在每页底部居中加页码。（宋体，五号，居中）</w:t>
      </w:r>
    </w:p>
    <w:p w14:paraId="647E2272">
      <w:pPr>
        <w:pStyle w:val="6"/>
        <w:snapToGrid w:val="0"/>
        <w:ind w:firstLine="480"/>
        <w:rPr>
          <w:rFonts w:ascii="宋体" w:hAnsi="宋体"/>
          <w:sz w:val="24"/>
        </w:rPr>
      </w:pPr>
    </w:p>
    <w:sectPr>
      <w:pgSz w:w="11906" w:h="16838"/>
      <w:pgMar w:top="1644" w:right="1474" w:bottom="1644" w:left="1474" w:header="851" w:footer="851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B44"/>
    <w:rsid w:val="0002097C"/>
    <w:rsid w:val="0002229D"/>
    <w:rsid w:val="0002323A"/>
    <w:rsid w:val="00042AD7"/>
    <w:rsid w:val="00051273"/>
    <w:rsid w:val="000605FC"/>
    <w:rsid w:val="000C7374"/>
    <w:rsid w:val="000D1DC1"/>
    <w:rsid w:val="000D6A5B"/>
    <w:rsid w:val="000F77E3"/>
    <w:rsid w:val="00124DE5"/>
    <w:rsid w:val="0014586F"/>
    <w:rsid w:val="0014639B"/>
    <w:rsid w:val="0015159E"/>
    <w:rsid w:val="001525D5"/>
    <w:rsid w:val="00161BBC"/>
    <w:rsid w:val="0018481B"/>
    <w:rsid w:val="001853E6"/>
    <w:rsid w:val="00185EA5"/>
    <w:rsid w:val="001A2881"/>
    <w:rsid w:val="001A660D"/>
    <w:rsid w:val="001B5632"/>
    <w:rsid w:val="001B73B2"/>
    <w:rsid w:val="001C7046"/>
    <w:rsid w:val="001E7D21"/>
    <w:rsid w:val="0020774C"/>
    <w:rsid w:val="0022721B"/>
    <w:rsid w:val="00236825"/>
    <w:rsid w:val="00241219"/>
    <w:rsid w:val="00241FBB"/>
    <w:rsid w:val="00245A4F"/>
    <w:rsid w:val="00250798"/>
    <w:rsid w:val="00261EEF"/>
    <w:rsid w:val="00274D83"/>
    <w:rsid w:val="002765C5"/>
    <w:rsid w:val="00281113"/>
    <w:rsid w:val="002A429B"/>
    <w:rsid w:val="002A7737"/>
    <w:rsid w:val="002B60FA"/>
    <w:rsid w:val="002C1676"/>
    <w:rsid w:val="002C1967"/>
    <w:rsid w:val="002C4268"/>
    <w:rsid w:val="002D7EAC"/>
    <w:rsid w:val="002E0462"/>
    <w:rsid w:val="002E1DF1"/>
    <w:rsid w:val="002E6400"/>
    <w:rsid w:val="003130D0"/>
    <w:rsid w:val="00327388"/>
    <w:rsid w:val="00333EAD"/>
    <w:rsid w:val="00335849"/>
    <w:rsid w:val="003358B5"/>
    <w:rsid w:val="00352998"/>
    <w:rsid w:val="00394651"/>
    <w:rsid w:val="003A6EC8"/>
    <w:rsid w:val="003B0223"/>
    <w:rsid w:val="003B0E26"/>
    <w:rsid w:val="003B7BEB"/>
    <w:rsid w:val="003C042A"/>
    <w:rsid w:val="003C5695"/>
    <w:rsid w:val="003E73CB"/>
    <w:rsid w:val="003F1193"/>
    <w:rsid w:val="00416E31"/>
    <w:rsid w:val="0043198B"/>
    <w:rsid w:val="00434F5F"/>
    <w:rsid w:val="004436D3"/>
    <w:rsid w:val="004450A4"/>
    <w:rsid w:val="004505A3"/>
    <w:rsid w:val="004577D1"/>
    <w:rsid w:val="004642EC"/>
    <w:rsid w:val="00475B72"/>
    <w:rsid w:val="00476EBD"/>
    <w:rsid w:val="004B0791"/>
    <w:rsid w:val="004B1311"/>
    <w:rsid w:val="004C67A0"/>
    <w:rsid w:val="004C697A"/>
    <w:rsid w:val="004D39B4"/>
    <w:rsid w:val="004D6EA1"/>
    <w:rsid w:val="004E21E3"/>
    <w:rsid w:val="004E3579"/>
    <w:rsid w:val="00503A10"/>
    <w:rsid w:val="00506554"/>
    <w:rsid w:val="005106D8"/>
    <w:rsid w:val="0051094C"/>
    <w:rsid w:val="005367B1"/>
    <w:rsid w:val="0054111A"/>
    <w:rsid w:val="005575E9"/>
    <w:rsid w:val="00564C97"/>
    <w:rsid w:val="00566290"/>
    <w:rsid w:val="005845F9"/>
    <w:rsid w:val="00584C27"/>
    <w:rsid w:val="005B604A"/>
    <w:rsid w:val="005C621E"/>
    <w:rsid w:val="005E6889"/>
    <w:rsid w:val="00613673"/>
    <w:rsid w:val="00623803"/>
    <w:rsid w:val="00671CAE"/>
    <w:rsid w:val="00681EAE"/>
    <w:rsid w:val="0069274D"/>
    <w:rsid w:val="006961B0"/>
    <w:rsid w:val="006A77A1"/>
    <w:rsid w:val="006E14B7"/>
    <w:rsid w:val="006F0CD3"/>
    <w:rsid w:val="006F23F5"/>
    <w:rsid w:val="006F307A"/>
    <w:rsid w:val="006F54ED"/>
    <w:rsid w:val="00702CBA"/>
    <w:rsid w:val="0070387D"/>
    <w:rsid w:val="007107B4"/>
    <w:rsid w:val="00714E2D"/>
    <w:rsid w:val="007226AB"/>
    <w:rsid w:val="00722772"/>
    <w:rsid w:val="00732828"/>
    <w:rsid w:val="00746A2A"/>
    <w:rsid w:val="00750C13"/>
    <w:rsid w:val="00750C76"/>
    <w:rsid w:val="00750FA9"/>
    <w:rsid w:val="00754A21"/>
    <w:rsid w:val="0076389A"/>
    <w:rsid w:val="00766FCC"/>
    <w:rsid w:val="007809F3"/>
    <w:rsid w:val="00784E0C"/>
    <w:rsid w:val="00790D92"/>
    <w:rsid w:val="00793EF8"/>
    <w:rsid w:val="00794C88"/>
    <w:rsid w:val="007B383A"/>
    <w:rsid w:val="007C0B35"/>
    <w:rsid w:val="007C3328"/>
    <w:rsid w:val="007D4513"/>
    <w:rsid w:val="007D7070"/>
    <w:rsid w:val="007E0CFB"/>
    <w:rsid w:val="007E188B"/>
    <w:rsid w:val="007E4634"/>
    <w:rsid w:val="00806866"/>
    <w:rsid w:val="00810F19"/>
    <w:rsid w:val="00811A10"/>
    <w:rsid w:val="0082312F"/>
    <w:rsid w:val="00832168"/>
    <w:rsid w:val="008408B6"/>
    <w:rsid w:val="0085448E"/>
    <w:rsid w:val="00862716"/>
    <w:rsid w:val="00874C07"/>
    <w:rsid w:val="00874D01"/>
    <w:rsid w:val="00875586"/>
    <w:rsid w:val="00876555"/>
    <w:rsid w:val="00876ECA"/>
    <w:rsid w:val="00882E9C"/>
    <w:rsid w:val="00886D3C"/>
    <w:rsid w:val="00890CA1"/>
    <w:rsid w:val="00897093"/>
    <w:rsid w:val="008A5563"/>
    <w:rsid w:val="008A5E10"/>
    <w:rsid w:val="008A658C"/>
    <w:rsid w:val="008C03B8"/>
    <w:rsid w:val="008E3534"/>
    <w:rsid w:val="008F1F82"/>
    <w:rsid w:val="009221CD"/>
    <w:rsid w:val="00936FC1"/>
    <w:rsid w:val="00952883"/>
    <w:rsid w:val="00966225"/>
    <w:rsid w:val="00984BBA"/>
    <w:rsid w:val="00993F38"/>
    <w:rsid w:val="009A0A1F"/>
    <w:rsid w:val="009A4108"/>
    <w:rsid w:val="009A6FDE"/>
    <w:rsid w:val="00A009F0"/>
    <w:rsid w:val="00A043F5"/>
    <w:rsid w:val="00A13113"/>
    <w:rsid w:val="00A22A9D"/>
    <w:rsid w:val="00A43DD6"/>
    <w:rsid w:val="00A51008"/>
    <w:rsid w:val="00A72E6B"/>
    <w:rsid w:val="00A825C4"/>
    <w:rsid w:val="00A97A2D"/>
    <w:rsid w:val="00AA42AE"/>
    <w:rsid w:val="00AC3C64"/>
    <w:rsid w:val="00AD3903"/>
    <w:rsid w:val="00AE4D44"/>
    <w:rsid w:val="00AE72D3"/>
    <w:rsid w:val="00AF7A60"/>
    <w:rsid w:val="00B1522A"/>
    <w:rsid w:val="00B17B56"/>
    <w:rsid w:val="00B218FD"/>
    <w:rsid w:val="00B22484"/>
    <w:rsid w:val="00B27669"/>
    <w:rsid w:val="00B30450"/>
    <w:rsid w:val="00B3140A"/>
    <w:rsid w:val="00B46354"/>
    <w:rsid w:val="00B4637C"/>
    <w:rsid w:val="00B73B01"/>
    <w:rsid w:val="00BA74D1"/>
    <w:rsid w:val="00BB175F"/>
    <w:rsid w:val="00BB76E7"/>
    <w:rsid w:val="00BC0E1B"/>
    <w:rsid w:val="00BD0988"/>
    <w:rsid w:val="00BD6014"/>
    <w:rsid w:val="00BD7569"/>
    <w:rsid w:val="00BE13AF"/>
    <w:rsid w:val="00C029A1"/>
    <w:rsid w:val="00C06714"/>
    <w:rsid w:val="00C14499"/>
    <w:rsid w:val="00C17B44"/>
    <w:rsid w:val="00C269BD"/>
    <w:rsid w:val="00C47D90"/>
    <w:rsid w:val="00C5074E"/>
    <w:rsid w:val="00C5127E"/>
    <w:rsid w:val="00C6486D"/>
    <w:rsid w:val="00C70526"/>
    <w:rsid w:val="00C7310D"/>
    <w:rsid w:val="00C8345A"/>
    <w:rsid w:val="00C84242"/>
    <w:rsid w:val="00CA52D6"/>
    <w:rsid w:val="00CD7FD6"/>
    <w:rsid w:val="00CE1C23"/>
    <w:rsid w:val="00CF6201"/>
    <w:rsid w:val="00CF7B22"/>
    <w:rsid w:val="00D04694"/>
    <w:rsid w:val="00D16B85"/>
    <w:rsid w:val="00D7279D"/>
    <w:rsid w:val="00D85FCB"/>
    <w:rsid w:val="00D91721"/>
    <w:rsid w:val="00D96C18"/>
    <w:rsid w:val="00DA37E5"/>
    <w:rsid w:val="00DA73C4"/>
    <w:rsid w:val="00DB240F"/>
    <w:rsid w:val="00DB7AA9"/>
    <w:rsid w:val="00DC1889"/>
    <w:rsid w:val="00DC3961"/>
    <w:rsid w:val="00DF2056"/>
    <w:rsid w:val="00E022D7"/>
    <w:rsid w:val="00E0368E"/>
    <w:rsid w:val="00E049D8"/>
    <w:rsid w:val="00E14878"/>
    <w:rsid w:val="00E15E6A"/>
    <w:rsid w:val="00E25E1D"/>
    <w:rsid w:val="00E27CE8"/>
    <w:rsid w:val="00E364EF"/>
    <w:rsid w:val="00E57D69"/>
    <w:rsid w:val="00E61A2C"/>
    <w:rsid w:val="00E641AA"/>
    <w:rsid w:val="00E7009A"/>
    <w:rsid w:val="00E711A5"/>
    <w:rsid w:val="00E80AE3"/>
    <w:rsid w:val="00E85D7D"/>
    <w:rsid w:val="00E906D2"/>
    <w:rsid w:val="00EB76F6"/>
    <w:rsid w:val="00EC604D"/>
    <w:rsid w:val="00ED24DA"/>
    <w:rsid w:val="00ED71C0"/>
    <w:rsid w:val="00EE63FA"/>
    <w:rsid w:val="00EE777D"/>
    <w:rsid w:val="00F01297"/>
    <w:rsid w:val="00F1265C"/>
    <w:rsid w:val="00F24782"/>
    <w:rsid w:val="00F26A50"/>
    <w:rsid w:val="00F36807"/>
    <w:rsid w:val="00F500B2"/>
    <w:rsid w:val="00F94EF3"/>
    <w:rsid w:val="00FB2C6C"/>
    <w:rsid w:val="00FB3C3C"/>
    <w:rsid w:val="00FE3894"/>
    <w:rsid w:val="00FF2BF1"/>
    <w:rsid w:val="143B4267"/>
    <w:rsid w:val="42FB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uiPriority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5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52"/>
    <w:unhideWhenUsed/>
    <w:uiPriority w:val="99"/>
    <w:pPr>
      <w:ind w:firstLine="1774" w:firstLineChars="200"/>
      <w:jc w:val="left"/>
    </w:pPr>
    <w:rPr>
      <w:sz w:val="24"/>
    </w:rPr>
  </w:style>
  <w:style w:type="paragraph" w:styleId="5">
    <w:name w:val="Body Text"/>
    <w:basedOn w:val="1"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ind w:firstLine="420" w:firstLineChars="200"/>
    </w:pPr>
  </w:style>
  <w:style w:type="paragraph" w:styleId="7">
    <w:name w:val="Plain 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8">
    <w:name w:val="Body Text Indent 2"/>
    <w:basedOn w:val="1"/>
    <w:qFormat/>
    <w:uiPriority w:val="0"/>
    <w:pPr>
      <w:spacing w:line="340" w:lineRule="exact"/>
      <w:ind w:firstLine="480" w:firstLineChars="200"/>
      <w:jc w:val="left"/>
    </w:pPr>
    <w:rPr>
      <w:sz w:val="24"/>
    </w:r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Body Text Indent 3"/>
    <w:basedOn w:val="1"/>
    <w:uiPriority w:val="0"/>
    <w:pPr>
      <w:ind w:firstLine="420" w:firstLineChars="200"/>
      <w:jc w:val="left"/>
    </w:pPr>
    <w:rPr>
      <w:rFonts w:ascii="宋体"/>
      <w:kern w:val="0"/>
    </w:rPr>
  </w:style>
  <w:style w:type="paragraph" w:styleId="13">
    <w:name w:val="Body Text 2"/>
    <w:basedOn w:val="1"/>
    <w:qFormat/>
    <w:uiPriority w:val="0"/>
    <w:pPr>
      <w:spacing w:before="100" w:beforeAutospacing="1" w:after="100" w:afterAutospacing="1"/>
    </w:pPr>
    <w:rPr>
      <w:sz w:val="18"/>
    </w:rPr>
  </w:style>
  <w:style w:type="paragraph" w:styleId="14">
    <w:name w:val="annotation subject"/>
    <w:basedOn w:val="4"/>
    <w:next w:val="4"/>
    <w:link w:val="53"/>
    <w:uiPriority w:val="0"/>
    <w:pPr>
      <w:ind w:firstLine="0" w:firstLineChars="0"/>
    </w:pPr>
    <w:rPr>
      <w:b/>
      <w:bCs/>
      <w:sz w:val="21"/>
    </w:rPr>
  </w:style>
  <w:style w:type="character" w:styleId="17">
    <w:name w:val="FollowedHyperlink"/>
    <w:uiPriority w:val="0"/>
    <w:rPr>
      <w:color w:val="800080"/>
      <w:u w:val="single"/>
    </w:rPr>
  </w:style>
  <w:style w:type="character" w:styleId="18">
    <w:name w:val="Hyperlink"/>
    <w:qFormat/>
    <w:uiPriority w:val="0"/>
    <w:rPr>
      <w:color w:val="0000FF"/>
      <w:u w:val="single"/>
    </w:rPr>
  </w:style>
  <w:style w:type="character" w:styleId="19">
    <w:name w:val="annotation reference"/>
    <w:basedOn w:val="16"/>
    <w:uiPriority w:val="0"/>
    <w:rPr>
      <w:sz w:val="21"/>
      <w:szCs w:val="21"/>
    </w:rPr>
  </w:style>
  <w:style w:type="paragraph" w:customStyle="1" w:styleId="20">
    <w:name w:val="xl2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21">
    <w:name w:val="font0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paragraph" w:customStyle="1" w:styleId="22">
    <w:name w:val="xl41"/>
    <w:basedOn w:val="1"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/>
      <w:b/>
      <w:bCs/>
      <w:kern w:val="0"/>
      <w:sz w:val="36"/>
      <w:szCs w:val="36"/>
    </w:rPr>
  </w:style>
  <w:style w:type="paragraph" w:customStyle="1" w:styleId="23">
    <w:name w:val="xl36"/>
    <w:basedOn w:val="1"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24">
    <w:name w:val="xl25"/>
    <w:basedOn w:val="1"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2"/>
      <w:szCs w:val="22"/>
    </w:rPr>
  </w:style>
  <w:style w:type="paragraph" w:customStyle="1" w:styleId="25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18"/>
      <w:szCs w:val="18"/>
    </w:rPr>
  </w:style>
  <w:style w:type="paragraph" w:customStyle="1" w:styleId="26">
    <w:name w:val="xl2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Arial Unicode MS"/>
      <w:kern w:val="0"/>
      <w:sz w:val="22"/>
      <w:szCs w:val="22"/>
    </w:rPr>
  </w:style>
  <w:style w:type="paragraph" w:customStyle="1" w:styleId="27">
    <w:name w:val="font8"/>
    <w:basedOn w:val="1"/>
    <w:uiPriority w:val="0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4"/>
    </w:rPr>
  </w:style>
  <w:style w:type="paragraph" w:customStyle="1" w:styleId="28">
    <w:name w:val="xl40"/>
    <w:basedOn w:val="1"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29">
    <w:name w:val="xl26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30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31">
    <w:name w:val="xl43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32">
    <w:name w:val="xl38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33">
    <w:name w:val="xl2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34">
    <w:name w:val="font11"/>
    <w:basedOn w:val="1"/>
    <w:uiPriority w:val="0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2"/>
      <w:szCs w:val="22"/>
    </w:rPr>
  </w:style>
  <w:style w:type="paragraph" w:customStyle="1" w:styleId="35">
    <w:name w:val="xl37"/>
    <w:basedOn w:val="1"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36">
    <w:name w:val="xl34"/>
    <w:basedOn w:val="1"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37">
    <w:name w:val="xl27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38">
    <w:name w:val="font9"/>
    <w:basedOn w:val="1"/>
    <w:uiPriority w:val="0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8"/>
      <w:szCs w:val="28"/>
    </w:rPr>
  </w:style>
  <w:style w:type="paragraph" w:customStyle="1" w:styleId="39">
    <w:name w:val="xl2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40">
    <w:name w:val="font10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22"/>
      <w:szCs w:val="22"/>
    </w:rPr>
  </w:style>
  <w:style w:type="paragraph" w:customStyle="1" w:styleId="41">
    <w:name w:val="xl42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42">
    <w:name w:val="xl31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43">
    <w:name w:val="xl30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44">
    <w:name w:val="xl2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Arial Unicode MS"/>
      <w:kern w:val="0"/>
      <w:sz w:val="18"/>
      <w:szCs w:val="18"/>
    </w:rPr>
  </w:style>
  <w:style w:type="paragraph" w:customStyle="1" w:styleId="45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28"/>
      <w:szCs w:val="28"/>
    </w:rPr>
  </w:style>
  <w:style w:type="paragraph" w:customStyle="1" w:styleId="46">
    <w:name w:val="xl39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47">
    <w:name w:val="xl32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48">
    <w:name w:val="xl35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49">
    <w:name w:val="xl33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50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51">
    <w:name w:val="标题 2 字符"/>
    <w:link w:val="3"/>
    <w:semiHidden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52">
    <w:name w:val="批注文字 字符"/>
    <w:link w:val="4"/>
    <w:uiPriority w:val="99"/>
    <w:rPr>
      <w:kern w:val="2"/>
      <w:sz w:val="24"/>
      <w:szCs w:val="24"/>
    </w:rPr>
  </w:style>
  <w:style w:type="character" w:customStyle="1" w:styleId="53">
    <w:name w:val="批注主题 字符"/>
    <w:basedOn w:val="52"/>
    <w:link w:val="14"/>
    <w:uiPriority w:val="0"/>
    <w:rPr>
      <w:b/>
      <w:bCs/>
      <w:kern w:val="2"/>
      <w:sz w:val="21"/>
      <w:szCs w:val="24"/>
    </w:rPr>
  </w:style>
  <w:style w:type="paragraph" w:customStyle="1" w:styleId="54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snapToGrid w:val="0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396CF-C4C4-450A-8449-82678558A7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4751</Words>
  <Characters>4966</Characters>
  <Lines>36</Lines>
  <Paragraphs>10</Paragraphs>
  <TotalTime>110</TotalTime>
  <ScaleCrop>false</ScaleCrop>
  <LinksUpToDate>false</LinksUpToDate>
  <CharactersWithSpaces>4991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2024-10-16T12:58:00Z</dcterms:created>
  <dc:creator>lls</dc:creator>
  <cp:lastModifiedBy>遇见生活</cp:lastModifiedBy>
  <cp:lastPrinted>2025-02-13T02:32:00Z</cp:lastPrinted>
  <dcterms:modified xsi:type="dcterms:W3CDTF">2026-05-09T10:44:13Z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A109D175FDBE4035B8D878C1CA55260E_12</vt:lpwstr>
  </property>
</Properties>
</file>